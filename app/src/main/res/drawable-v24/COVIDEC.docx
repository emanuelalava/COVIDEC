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r7rw3egp6v4" w:id="0"/>
      <w:bookmarkEnd w:id="0"/>
      <w:r w:rsidDel="00000000" w:rsidR="00000000" w:rsidRPr="00000000">
        <w:rPr>
          <w:b w:val="1"/>
          <w:rtl w:val="0"/>
        </w:rPr>
        <w:t xml:space="preserve">Título:</w:t>
      </w:r>
      <w:r w:rsidDel="00000000" w:rsidR="00000000" w:rsidRPr="00000000">
        <w:rPr>
          <w:rtl w:val="0"/>
        </w:rPr>
        <w:t xml:space="preserve"> Prototipo Aplicación móvil para controlar el coronavirus en Ecuador</w:t>
      </w:r>
    </w:p>
    <w:p w:rsidR="00000000" w:rsidDel="00000000" w:rsidP="00000000" w:rsidRDefault="00000000" w:rsidRPr="00000000" w14:paraId="00000002">
      <w:pPr>
        <w:spacing w:line="360" w:lineRule="auto"/>
        <w:rPr>
          <w:b w:val="1"/>
          <w:sz w:val="24"/>
          <w:szCs w:val="24"/>
        </w:rPr>
      </w:pPr>
      <w:r w:rsidDel="00000000" w:rsidR="00000000" w:rsidRPr="00000000">
        <w:rPr>
          <w:b w:val="1"/>
          <w:rtl w:val="0"/>
        </w:rPr>
        <w:t xml:space="preserve"> </w:t>
      </w:r>
      <w:r w:rsidDel="00000000" w:rsidR="00000000" w:rsidRPr="00000000">
        <w:rPr>
          <w:b w:val="1"/>
          <w:sz w:val="24"/>
          <w:szCs w:val="24"/>
          <w:rtl w:val="0"/>
        </w:rPr>
        <w:t xml:space="preserve">Autores:</w:t>
      </w:r>
    </w:p>
    <w:p w:rsidR="00000000" w:rsidDel="00000000" w:rsidP="00000000" w:rsidRDefault="00000000" w:rsidRPr="00000000" w14:paraId="00000003">
      <w:pPr>
        <w:numPr>
          <w:ilvl w:val="0"/>
          <w:numId w:val="1"/>
        </w:numPr>
        <w:spacing w:line="360" w:lineRule="auto"/>
        <w:ind w:left="720" w:hanging="360"/>
        <w:rPr>
          <w:sz w:val="24"/>
          <w:szCs w:val="24"/>
        </w:rPr>
      </w:pPr>
      <w:r w:rsidDel="00000000" w:rsidR="00000000" w:rsidRPr="00000000">
        <w:rPr>
          <w:sz w:val="24"/>
          <w:szCs w:val="24"/>
          <w:rtl w:val="0"/>
        </w:rPr>
        <w:t xml:space="preserve">Joseph Avila Alvarez </w:t>
      </w:r>
    </w:p>
    <w:p w:rsidR="00000000" w:rsidDel="00000000" w:rsidP="00000000" w:rsidRDefault="00000000" w:rsidRPr="00000000" w14:paraId="00000004">
      <w:pPr>
        <w:numPr>
          <w:ilvl w:val="0"/>
          <w:numId w:val="1"/>
        </w:numPr>
        <w:spacing w:line="360" w:lineRule="auto"/>
        <w:ind w:left="720" w:hanging="360"/>
        <w:rPr>
          <w:sz w:val="24"/>
          <w:szCs w:val="24"/>
        </w:rPr>
      </w:pPr>
      <w:r w:rsidDel="00000000" w:rsidR="00000000" w:rsidRPr="00000000">
        <w:rPr>
          <w:sz w:val="24"/>
          <w:szCs w:val="24"/>
          <w:rtl w:val="0"/>
        </w:rPr>
        <w:t xml:space="preserve">Javier Pagalo Guaman </w:t>
      </w:r>
    </w:p>
    <w:p w:rsidR="00000000" w:rsidDel="00000000" w:rsidP="00000000" w:rsidRDefault="00000000" w:rsidRPr="00000000" w14:paraId="00000005">
      <w:pPr>
        <w:spacing w:line="360" w:lineRule="auto"/>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724150" cy="4838700"/>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8"/>
                <w:szCs w:val="48"/>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Change w:author="Javier Pagalo" w:id="0" w:date="2020-03-23T07:43:53Z">
                  <w:rPr>
                    <w:b w:val="1"/>
                    <w:sz w:val="48"/>
                    <w:szCs w:val="48"/>
                  </w:rPr>
                </w:rPrChange>
              </w:rPr>
            </w:pPr>
            <w:r w:rsidDel="00000000" w:rsidR="00000000" w:rsidRPr="00000000">
              <w:rPr>
                <w:b w:val="1"/>
                <w:sz w:val="36"/>
                <w:szCs w:val="36"/>
                <w:rtl w:val="0"/>
                <w:rPrChange w:author="Javier Pagalo" w:id="0" w:date="2020-03-23T07:43:53Z">
                  <w:rPr>
                    <w:b w:val="1"/>
                    <w:sz w:val="48"/>
                    <w:szCs w:val="48"/>
                  </w:rPr>
                </w:rPrChange>
              </w:rPr>
              <w:t xml:space="preserve">Login</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48"/>
                <w:szCs w:val="48"/>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El login es la vista inicial que el usuario tendrá de la aplicación. Dentro de esta se realizará las acciones iniciales para ingresar a la interfaz, las cuales son dos: Login o ingresar en una cuenta ya existente y Register Here para crear una cuenta nueva.</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rtl w:val="0"/>
              </w:rPr>
              <w:t xml:space="preserve">Para que el usuario ingrese a su cuenta se deberá ingresar su cuenta asociada que bien puede ser de dominio gmail, hotmail, outlook,etc, junto con su contraseña.</w:t>
            </w:r>
            <w:r w:rsidDel="00000000" w:rsidR="00000000" w:rsidRPr="00000000">
              <w:rPr>
                <w:rtl w:val="0"/>
              </w:rPr>
            </w:r>
          </w:p>
        </w:tc>
      </w:tr>
    </w:tbl>
    <w:p w:rsidR="00000000" w:rsidDel="00000000" w:rsidP="00000000" w:rsidRDefault="00000000" w:rsidRPr="00000000" w14:paraId="0000000C">
      <w:pPr>
        <w:spacing w:line="360" w:lineRule="auto"/>
        <w:rPr>
          <w:sz w:val="24"/>
          <w:szCs w:val="24"/>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Pr>
              <w:drawing>
                <wp:inline distB="114300" distT="114300" distL="114300" distR="114300">
                  <wp:extent cx="2724150" cy="48387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48"/>
                <w:szCs w:val="48"/>
              </w:rPr>
            </w:pPr>
            <w:r w:rsidDel="00000000" w:rsidR="00000000" w:rsidRPr="00000000">
              <w:rPr>
                <w:rtl w:val="0"/>
              </w:rPr>
            </w:r>
          </w:p>
          <w:p w:rsidR="00000000" w:rsidDel="00000000" w:rsidP="00000000" w:rsidRDefault="00000000" w:rsidRPr="00000000" w14:paraId="00000010">
            <w:pPr>
              <w:widowControl w:val="0"/>
              <w:spacing w:line="240" w:lineRule="auto"/>
              <w:jc w:val="center"/>
              <w:rPr>
                <w:b w:val="1"/>
                <w:sz w:val="36"/>
                <w:szCs w:val="36"/>
                <w:rPrChange w:author="Javier Pagalo" w:id="1" w:date="2020-03-23T07:43:48Z">
                  <w:rPr>
                    <w:sz w:val="48"/>
                    <w:szCs w:val="48"/>
                  </w:rPr>
                </w:rPrChange>
              </w:rPr>
            </w:pPr>
            <w:r w:rsidDel="00000000" w:rsidR="00000000" w:rsidRPr="00000000">
              <w:rPr>
                <w:b w:val="1"/>
                <w:sz w:val="36"/>
                <w:szCs w:val="36"/>
                <w:rtl w:val="0"/>
                <w:rPrChange w:author="Javier Pagalo" w:id="1" w:date="2020-03-23T07:43:48Z">
                  <w:rPr>
                    <w:sz w:val="48"/>
                    <w:szCs w:val="48"/>
                  </w:rPr>
                </w:rPrChange>
              </w:rPr>
              <w:t xml:space="preserve">Register Here</w:t>
            </w:r>
          </w:p>
          <w:p w:rsidR="00000000" w:rsidDel="00000000" w:rsidP="00000000" w:rsidRDefault="00000000" w:rsidRPr="00000000" w14:paraId="00000011">
            <w:pPr>
              <w:widowControl w:val="0"/>
              <w:spacing w:line="240" w:lineRule="auto"/>
              <w:jc w:val="center"/>
              <w:rPr>
                <w:sz w:val="48"/>
                <w:szCs w:val="48"/>
              </w:rPr>
            </w:pPr>
            <w:r w:rsidDel="00000000" w:rsidR="00000000" w:rsidRPr="00000000">
              <w:rPr>
                <w:rtl w:val="0"/>
              </w:rPr>
            </w:r>
          </w:p>
          <w:p w:rsidR="00000000" w:rsidDel="00000000" w:rsidP="00000000" w:rsidRDefault="00000000" w:rsidRPr="00000000" w14:paraId="00000012">
            <w:pPr>
              <w:widowControl w:val="0"/>
              <w:spacing w:line="240" w:lineRule="auto"/>
              <w:jc w:val="both"/>
              <w:rPr>
                <w:sz w:val="28"/>
                <w:szCs w:val="28"/>
              </w:rPr>
            </w:pPr>
            <w:r w:rsidDel="00000000" w:rsidR="00000000" w:rsidRPr="00000000">
              <w:rPr>
                <w:sz w:val="28"/>
                <w:szCs w:val="28"/>
                <w:rtl w:val="0"/>
              </w:rPr>
              <w:t xml:space="preserve">Esta interfaz proveniente del login, permite al usuario crear una nueva cuenta.</w:t>
            </w:r>
          </w:p>
          <w:p w:rsidR="00000000" w:rsidDel="00000000" w:rsidP="00000000" w:rsidRDefault="00000000" w:rsidRPr="00000000" w14:paraId="00000013">
            <w:pPr>
              <w:widowControl w:val="0"/>
              <w:spacing w:line="240" w:lineRule="auto"/>
              <w:jc w:val="both"/>
              <w:rPr>
                <w:sz w:val="48"/>
                <w:szCs w:val="48"/>
              </w:rPr>
            </w:pPr>
            <w:r w:rsidDel="00000000" w:rsidR="00000000" w:rsidRPr="00000000">
              <w:rPr>
                <w:sz w:val="28"/>
                <w:szCs w:val="28"/>
                <w:rtl w:val="0"/>
              </w:rPr>
              <w:t xml:space="preserve">Los datos que debe ingresar son: primer nombre, apellido, edad, cédula de identidad, correo/email, telefono para llamar en caso de emergencia y temperatura corporal.</w:t>
            </w:r>
            <w:r w:rsidDel="00000000" w:rsidR="00000000" w:rsidRPr="00000000">
              <w:rPr>
                <w:rtl w:val="0"/>
              </w:rPr>
            </w:r>
          </w:p>
        </w:tc>
      </w:tr>
    </w:tbl>
    <w:p w:rsidR="00000000" w:rsidDel="00000000" w:rsidP="00000000" w:rsidRDefault="00000000" w:rsidRPr="00000000" w14:paraId="00000014">
      <w:pPr>
        <w:spacing w:line="360" w:lineRule="auto"/>
        <w:rPr>
          <w:sz w:val="24"/>
          <w:szCs w:val="24"/>
        </w:rPr>
      </w:pP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Pr>
              <w:drawing>
                <wp:inline distB="114300" distT="114300" distL="114300" distR="114300">
                  <wp:extent cx="2724150" cy="48387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b w:val="1"/>
                <w:sz w:val="36"/>
                <w:szCs w:val="36"/>
                <w:rPrChange w:author="Javier Pagalo" w:id="2" w:date="2020-03-23T07:43:41Z">
                  <w:rPr>
                    <w:sz w:val="24"/>
                    <w:szCs w:val="24"/>
                  </w:rPr>
                </w:rPrChange>
              </w:rPr>
            </w:pPr>
            <w:r w:rsidDel="00000000" w:rsidR="00000000" w:rsidRPr="00000000">
              <w:rPr>
                <w:b w:val="1"/>
                <w:sz w:val="36"/>
                <w:szCs w:val="36"/>
                <w:rtl w:val="0"/>
                <w:rPrChange w:author="Javier Pagalo" w:id="2" w:date="2020-03-23T07:43:41Z">
                  <w:rPr>
                    <w:sz w:val="24"/>
                    <w:szCs w:val="24"/>
                  </w:rPr>
                </w:rPrChange>
              </w:rPr>
              <w:t xml:space="preserve">Interfaz de Identificación</w:t>
            </w:r>
          </w:p>
          <w:p w:rsidR="00000000" w:rsidDel="00000000" w:rsidP="00000000" w:rsidRDefault="00000000" w:rsidRPr="00000000" w14:paraId="00000019">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1A">
            <w:pPr>
              <w:widowControl w:val="0"/>
              <w:spacing w:line="240" w:lineRule="auto"/>
              <w:jc w:val="both"/>
              <w:rPr>
                <w:sz w:val="28"/>
                <w:szCs w:val="28"/>
                <w:rPrChange w:author="Javier Pagalo" w:id="3" w:date="2020-03-23T07:43:38Z">
                  <w:rPr>
                    <w:sz w:val="24"/>
                    <w:szCs w:val="24"/>
                  </w:rPr>
                </w:rPrChange>
              </w:rPr>
              <w:pPrChange w:author="Javier Pagalo" w:id="0" w:date="2020-03-23T07:39:02Z">
                <w:pPr>
                  <w:widowControl w:val="0"/>
                  <w:spacing w:line="240" w:lineRule="auto"/>
                  <w:jc w:val="center"/>
                </w:pPr>
              </w:pPrChange>
            </w:pPr>
            <w:r w:rsidDel="00000000" w:rsidR="00000000" w:rsidRPr="00000000">
              <w:rPr>
                <w:sz w:val="28"/>
                <w:szCs w:val="28"/>
                <w:rtl w:val="0"/>
                <w:rPrChange w:author="Javier Pagalo" w:id="3" w:date="2020-03-23T07:43:38Z">
                  <w:rPr>
                    <w:sz w:val="24"/>
                    <w:szCs w:val="24"/>
                  </w:rPr>
                </w:rPrChange>
              </w:rPr>
              <w:t xml:space="preserve">Esta zona de la aplicación permite interactuar con el usuario de forma que este proporcione información relacionada a los síntomas que posee.</w:t>
            </w:r>
          </w:p>
          <w:p w:rsidR="00000000" w:rsidDel="00000000" w:rsidP="00000000" w:rsidRDefault="00000000" w:rsidRPr="00000000" w14:paraId="0000001B">
            <w:pPr>
              <w:widowControl w:val="0"/>
              <w:spacing w:line="240" w:lineRule="auto"/>
              <w:jc w:val="both"/>
              <w:rPr>
                <w:sz w:val="28"/>
                <w:szCs w:val="28"/>
                <w:rPrChange w:author="Javier Pagalo" w:id="3" w:date="2020-03-23T07:43:38Z">
                  <w:rPr>
                    <w:sz w:val="24"/>
                    <w:szCs w:val="24"/>
                  </w:rPr>
                </w:rPrChange>
              </w:rPr>
              <w:pPrChange w:author="Javier Pagalo" w:id="0" w:date="2020-03-23T07:39:02Z">
                <w:pPr>
                  <w:widowControl w:val="0"/>
                  <w:spacing w:line="240" w:lineRule="auto"/>
                  <w:jc w:val="center"/>
                </w:pPr>
              </w:pPrChange>
            </w:pPr>
            <w:r w:rsidDel="00000000" w:rsidR="00000000" w:rsidRPr="00000000">
              <w:rPr>
                <w:rtl w:val="0"/>
              </w:rPr>
            </w:r>
          </w:p>
          <w:p w:rsidR="00000000" w:rsidDel="00000000" w:rsidP="00000000" w:rsidRDefault="00000000" w:rsidRPr="00000000" w14:paraId="0000001C">
            <w:pPr>
              <w:widowControl w:val="0"/>
              <w:spacing w:line="240" w:lineRule="auto"/>
              <w:jc w:val="both"/>
              <w:rPr>
                <w:sz w:val="28"/>
                <w:szCs w:val="28"/>
                <w:rPrChange w:author="Javier Pagalo" w:id="3" w:date="2020-03-23T07:43:38Z">
                  <w:rPr>
                    <w:sz w:val="24"/>
                    <w:szCs w:val="24"/>
                  </w:rPr>
                </w:rPrChange>
              </w:rPr>
              <w:pPrChange w:author="Javier Pagalo" w:id="0" w:date="2020-03-23T07:39:02Z">
                <w:pPr>
                  <w:widowControl w:val="0"/>
                  <w:spacing w:line="240" w:lineRule="auto"/>
                  <w:jc w:val="center"/>
                </w:pPr>
              </w:pPrChange>
            </w:pPr>
            <w:r w:rsidDel="00000000" w:rsidR="00000000" w:rsidRPr="00000000">
              <w:rPr>
                <w:sz w:val="28"/>
                <w:szCs w:val="28"/>
                <w:rtl w:val="0"/>
                <w:rPrChange w:author="Javier Pagalo" w:id="3" w:date="2020-03-23T07:43:38Z">
                  <w:rPr>
                    <w:sz w:val="24"/>
                    <w:szCs w:val="24"/>
                  </w:rPr>
                </w:rPrChange>
              </w:rPr>
              <w:t xml:space="preserve">Las opciones son los sintomas basicos para determinar un posible caso de infectado por coronavirus y además en caso de poseer un síntoma distinto a los mostrados, el botón press Here permitirá al usuario dar a conocer sobre lo que está afectando</w:t>
            </w:r>
            <w:ins w:author="Javier Pagalo" w:id="5" w:date="2020-03-23T07:39:33Z">
              <w:r w:rsidDel="00000000" w:rsidR="00000000" w:rsidRPr="00000000">
                <w:rPr>
                  <w:sz w:val="28"/>
                  <w:szCs w:val="28"/>
                  <w:rtl w:val="0"/>
                  <w:rPrChange w:author="Javier Pagalo" w:id="3" w:date="2020-03-23T07:43:38Z">
                    <w:rPr>
                      <w:sz w:val="24"/>
                      <w:szCs w:val="24"/>
                    </w:rPr>
                  </w:rPrChange>
                </w:rPr>
                <w:t xml:space="preserve">.</w:t>
              </w:r>
            </w:ins>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1F">
      <w:pPr>
        <w:spacing w:line="360" w:lineRule="auto"/>
        <w:rPr>
          <w:sz w:val="24"/>
          <w:szCs w:val="24"/>
        </w:rPr>
      </w:pPr>
      <w:r w:rsidDel="00000000" w:rsidR="00000000" w:rsidRPr="00000000">
        <w:rPr>
          <w:rtl w:val="0"/>
        </w:rPr>
      </w:r>
    </w:p>
    <w:p w:rsidR="00000000" w:rsidDel="00000000" w:rsidP="00000000" w:rsidRDefault="00000000" w:rsidRPr="00000000" w14:paraId="00000020">
      <w:pPr>
        <w:spacing w:line="360" w:lineRule="auto"/>
        <w:rPr>
          <w:sz w:val="24"/>
          <w:szCs w:val="24"/>
        </w:rPr>
      </w:pPr>
      <w:r w:rsidDel="00000000" w:rsidR="00000000" w:rsidRPr="00000000">
        <w:rPr>
          <w:rtl w:val="0"/>
        </w:rPr>
      </w:r>
    </w:p>
    <w:p w:rsidR="00000000" w:rsidDel="00000000" w:rsidP="00000000" w:rsidRDefault="00000000" w:rsidRPr="00000000" w14:paraId="00000021">
      <w:pPr>
        <w:spacing w:line="360" w:lineRule="auto"/>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Pr>
              <w:drawing>
                <wp:inline distB="114300" distT="114300" distL="114300" distR="114300">
                  <wp:extent cx="2724150" cy="48387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ins w:author="Javier Pagalo" w:id="6" w:date="2020-03-23T07:40:04Z"/>
                <w:sz w:val="24"/>
                <w:szCs w:val="24"/>
              </w:rPr>
            </w:pPr>
            <w:ins w:author="Javier Pagalo" w:id="6" w:date="2020-03-23T07:40:04Z">
              <w:r w:rsidDel="00000000" w:rsidR="00000000" w:rsidRPr="00000000">
                <w:rPr>
                  <w:sz w:val="24"/>
                  <w:szCs w:val="24"/>
                  <w:rtl w:val="0"/>
                </w:rPr>
                <w:t xml:space="preserve">Otros </w:t>
              </w:r>
              <w:r w:rsidDel="00000000" w:rsidR="00000000" w:rsidRPr="00000000">
                <w:rPr>
                  <w:sz w:val="24"/>
                  <w:szCs w:val="24"/>
                  <w:rtl w:val="0"/>
                </w:rPr>
                <w:t xml:space="preserve">Síntomas</w:t>
              </w:r>
              <w:r w:rsidDel="00000000" w:rsidR="00000000" w:rsidRPr="00000000">
                <w:rPr>
                  <w:sz w:val="24"/>
                  <w:szCs w:val="24"/>
                  <w:rtl w:val="0"/>
                </w:rPr>
                <w:t xml:space="preserve"> </w:t>
              </w:r>
            </w:ins>
          </w:p>
          <w:p w:rsidR="00000000" w:rsidDel="00000000" w:rsidP="00000000" w:rsidRDefault="00000000" w:rsidRPr="00000000" w14:paraId="00000024">
            <w:pPr>
              <w:widowControl w:val="0"/>
              <w:spacing w:line="240" w:lineRule="auto"/>
              <w:jc w:val="center"/>
              <w:rPr>
                <w:ins w:author="Javier Pagalo" w:id="6" w:date="2020-03-23T07:40:04Z"/>
                <w:sz w:val="24"/>
                <w:szCs w:val="24"/>
              </w:rPr>
            </w:pPr>
            <w:ins w:author="Javier Pagalo" w:id="6" w:date="2020-03-23T07:40:04Z">
              <w:r w:rsidDel="00000000" w:rsidR="00000000" w:rsidRPr="00000000">
                <w:rPr>
                  <w:rtl w:val="0"/>
                </w:rPr>
              </w:r>
            </w:ins>
          </w:p>
          <w:p w:rsidR="00000000" w:rsidDel="00000000" w:rsidP="00000000" w:rsidRDefault="00000000" w:rsidRPr="00000000" w14:paraId="00000025">
            <w:pPr>
              <w:widowControl w:val="0"/>
              <w:spacing w:line="240" w:lineRule="auto"/>
              <w:jc w:val="both"/>
              <w:rPr>
                <w:ins w:author="Javier Pagalo" w:id="6" w:date="2020-03-23T07:40:04Z"/>
                <w:sz w:val="28"/>
                <w:szCs w:val="28"/>
                <w:rPrChange w:author="Javier Pagalo" w:id="7" w:date="2020-03-23T07:43:14Z">
                  <w:rPr>
                    <w:sz w:val="24"/>
                    <w:szCs w:val="24"/>
                  </w:rPr>
                </w:rPrChange>
              </w:rPr>
            </w:pPr>
            <w:ins w:author="Javier Pagalo" w:id="6" w:date="2020-03-23T07:40:04Z">
              <w:r w:rsidDel="00000000" w:rsidR="00000000" w:rsidRPr="00000000">
                <w:rPr>
                  <w:sz w:val="28"/>
                  <w:szCs w:val="28"/>
                  <w:rtl w:val="0"/>
                  <w:rPrChange w:author="Javier Pagalo" w:id="7" w:date="2020-03-23T07:43:14Z">
                    <w:rPr>
                      <w:sz w:val="24"/>
                      <w:szCs w:val="24"/>
                    </w:rPr>
                  </w:rPrChange>
                </w:rPr>
                <w:t xml:space="preserve">Esta interfaz saliente de la interfaz de identificacion, es basicamente un cuadro que permite al usuario detallar de forma escrita alguna otra molestia que no se encuentre dentro de los sintomas basicos ya mencionados.</w:t>
              </w:r>
            </w:ins>
          </w:p>
          <w:p w:rsidR="00000000" w:rsidDel="00000000" w:rsidP="00000000" w:rsidRDefault="00000000" w:rsidRPr="00000000" w14:paraId="00000026">
            <w:pPr>
              <w:widowControl w:val="0"/>
              <w:spacing w:line="240" w:lineRule="auto"/>
              <w:jc w:val="both"/>
              <w:rPr>
                <w:sz w:val="28"/>
                <w:szCs w:val="28"/>
                <w:rPrChange w:author="Javier Pagalo" w:id="7" w:date="2020-03-23T07:43:14Z">
                  <w:rPr>
                    <w:sz w:val="24"/>
                    <w:szCs w:val="24"/>
                  </w:rPr>
                </w:rPrChange>
              </w:rPr>
              <w:pPrChange w:author="Javier Pagalo" w:id="0" w:date="2020-03-23T07:40:19Z">
                <w:pPr>
                  <w:widowControl w:val="0"/>
                  <w:spacing w:line="240" w:lineRule="auto"/>
                </w:pPr>
              </w:pPrChange>
            </w:pPr>
            <w:ins w:author="Javier Pagalo" w:id="6" w:date="2020-03-23T07:40:04Z">
              <w:r w:rsidDel="00000000" w:rsidR="00000000" w:rsidRPr="00000000">
                <w:rPr>
                  <w:sz w:val="28"/>
                  <w:szCs w:val="28"/>
                  <w:rtl w:val="0"/>
                  <w:rPrChange w:author="Javier Pagalo" w:id="7" w:date="2020-03-23T07:43:14Z">
                    <w:rPr>
                      <w:sz w:val="24"/>
                      <w:szCs w:val="24"/>
                    </w:rPr>
                  </w:rPrChange>
                </w:rPr>
                <w:t xml:space="preserve">Tiene un boton guardar, el mismo que permite conectarlo a una base de datos donde la </w:t>
              </w:r>
              <w:r w:rsidDel="00000000" w:rsidR="00000000" w:rsidRPr="00000000">
                <w:rPr>
                  <w:sz w:val="28"/>
                  <w:szCs w:val="28"/>
                  <w:rtl w:val="0"/>
                  <w:rPrChange w:author="Javier Pagalo" w:id="7" w:date="2020-03-23T07:43:14Z">
                    <w:rPr>
                      <w:sz w:val="24"/>
                      <w:szCs w:val="24"/>
                    </w:rPr>
                  </w:rPrChange>
                </w:rPr>
                <w:t xml:space="preserve">información</w:t>
              </w:r>
              <w:r w:rsidDel="00000000" w:rsidR="00000000" w:rsidRPr="00000000">
                <w:rPr>
                  <w:sz w:val="28"/>
                  <w:szCs w:val="28"/>
                  <w:rtl w:val="0"/>
                  <w:rPrChange w:author="Javier Pagalo" w:id="7" w:date="2020-03-23T07:43:14Z">
                    <w:rPr>
                      <w:sz w:val="24"/>
                      <w:szCs w:val="24"/>
                    </w:rPr>
                  </w:rPrChange>
                </w:rPr>
                <w:t xml:space="preserve"> se </w:t>
              </w:r>
              <w:r w:rsidDel="00000000" w:rsidR="00000000" w:rsidRPr="00000000">
                <w:rPr>
                  <w:sz w:val="28"/>
                  <w:szCs w:val="28"/>
                  <w:rtl w:val="0"/>
                  <w:rPrChange w:author="Javier Pagalo" w:id="7" w:date="2020-03-23T07:43:14Z">
                    <w:rPr>
                      <w:sz w:val="24"/>
                      <w:szCs w:val="24"/>
                    </w:rPr>
                  </w:rPrChange>
                </w:rPr>
                <w:t xml:space="preserve">mantendrá</w:t>
              </w:r>
              <w:r w:rsidDel="00000000" w:rsidR="00000000" w:rsidRPr="00000000">
                <w:rPr>
                  <w:sz w:val="28"/>
                  <w:szCs w:val="28"/>
                  <w:rtl w:val="0"/>
                  <w:rPrChange w:author="Javier Pagalo" w:id="7" w:date="2020-03-23T07:43:14Z">
                    <w:rPr>
                      <w:sz w:val="24"/>
                      <w:szCs w:val="24"/>
                    </w:rPr>
                  </w:rPrChange>
                </w:rPr>
                <w:t xml:space="preserve"> respaldada.</w:t>
              </w:r>
            </w:ins>
            <w:r w:rsidDel="00000000" w:rsidR="00000000" w:rsidRPr="00000000">
              <w:rPr>
                <w:rtl w:val="0"/>
              </w:rPr>
            </w:r>
          </w:p>
        </w:tc>
      </w:tr>
    </w:tbl>
    <w:p w:rsidR="00000000" w:rsidDel="00000000" w:rsidP="00000000" w:rsidRDefault="00000000" w:rsidRPr="00000000" w14:paraId="00000027">
      <w:pPr>
        <w:spacing w:line="360" w:lineRule="auto"/>
        <w:rPr>
          <w:sz w:val="24"/>
          <w:szCs w:val="24"/>
        </w:rPr>
      </w:pPr>
      <w:r w:rsidDel="00000000" w:rsidR="00000000" w:rsidRPr="00000000">
        <w:rPr>
          <w:rtl w:val="0"/>
        </w:rPr>
      </w:r>
    </w:p>
    <w:p w:rsidR="00000000" w:rsidDel="00000000" w:rsidP="00000000" w:rsidRDefault="00000000" w:rsidRPr="00000000" w14:paraId="00000028">
      <w:pPr>
        <w:spacing w:line="360" w:lineRule="auto"/>
        <w:rPr>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Pr>
              <w:drawing>
                <wp:inline distB="114300" distT="114300" distL="114300" distR="114300">
                  <wp:extent cx="2724150" cy="48387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ins w:author="Javier Pagalo" w:id="9" w:date="2020-03-23T07:45:58Z"/>
                <w:sz w:val="24"/>
                <w:szCs w:val="24"/>
              </w:rPr>
            </w:pPr>
            <w:ins w:author="Javier Pagalo" w:id="9" w:date="2020-03-23T07:45:58Z">
              <w:r w:rsidDel="00000000" w:rsidR="00000000" w:rsidRPr="00000000">
                <w:rPr>
                  <w:sz w:val="24"/>
                  <w:szCs w:val="24"/>
                  <w:rtl w:val="0"/>
                </w:rPr>
                <w:t xml:space="preserve">Mapa de Infectados</w:t>
              </w:r>
            </w:ins>
          </w:p>
          <w:p w:rsidR="00000000" w:rsidDel="00000000" w:rsidP="00000000" w:rsidRDefault="00000000" w:rsidRPr="00000000" w14:paraId="0000002B">
            <w:pPr>
              <w:widowControl w:val="0"/>
              <w:spacing w:line="240" w:lineRule="auto"/>
              <w:jc w:val="center"/>
              <w:rPr>
                <w:ins w:author="Javier Pagalo" w:id="9" w:date="2020-03-23T07:45:58Z"/>
                <w:sz w:val="24"/>
                <w:szCs w:val="24"/>
              </w:rPr>
            </w:pPr>
            <w:ins w:author="Javier Pagalo" w:id="9" w:date="2020-03-23T07:45:58Z">
              <w:r w:rsidDel="00000000" w:rsidR="00000000" w:rsidRPr="00000000">
                <w:rPr>
                  <w:rtl w:val="0"/>
                </w:rPr>
              </w:r>
            </w:ins>
          </w:p>
          <w:p w:rsidR="00000000" w:rsidDel="00000000" w:rsidP="00000000" w:rsidRDefault="00000000" w:rsidRPr="00000000" w14:paraId="0000002C">
            <w:pPr>
              <w:widowControl w:val="0"/>
              <w:spacing w:line="240" w:lineRule="auto"/>
              <w:jc w:val="both"/>
              <w:rPr>
                <w:ins w:author="Javier Pagalo" w:id="9" w:date="2020-03-23T07:45:58Z"/>
                <w:sz w:val="28"/>
                <w:szCs w:val="28"/>
                <w:rPrChange w:author="Javier Pagalo" w:id="10" w:date="2020-03-23T07:49:55Z">
                  <w:rPr>
                    <w:sz w:val="24"/>
                    <w:szCs w:val="24"/>
                  </w:rPr>
                </w:rPrChange>
              </w:rPr>
            </w:pPr>
            <w:ins w:author="Javier Pagalo" w:id="9" w:date="2020-03-23T07:45:58Z">
              <w:r w:rsidDel="00000000" w:rsidR="00000000" w:rsidRPr="00000000">
                <w:rPr>
                  <w:sz w:val="28"/>
                  <w:szCs w:val="28"/>
                  <w:rtl w:val="0"/>
                  <w:rPrChange w:author="Javier Pagalo" w:id="10" w:date="2020-03-23T07:49:55Z">
                    <w:rPr>
                      <w:sz w:val="24"/>
                      <w:szCs w:val="24"/>
                    </w:rPr>
                  </w:rPrChange>
                </w:rPr>
                <w:t xml:space="preserve">Este mapa permite al usuario poder observar la </w:t>
              </w:r>
              <w:r w:rsidDel="00000000" w:rsidR="00000000" w:rsidRPr="00000000">
                <w:rPr>
                  <w:sz w:val="28"/>
                  <w:szCs w:val="28"/>
                  <w:rtl w:val="0"/>
                  <w:rPrChange w:author="Javier Pagalo" w:id="10" w:date="2020-03-23T07:49:55Z">
                    <w:rPr>
                      <w:sz w:val="24"/>
                      <w:szCs w:val="24"/>
                    </w:rPr>
                  </w:rPrChange>
                </w:rPr>
                <w:t xml:space="preserve">ubicación</w:t>
              </w:r>
              <w:r w:rsidDel="00000000" w:rsidR="00000000" w:rsidRPr="00000000">
                <w:rPr>
                  <w:sz w:val="28"/>
                  <w:szCs w:val="28"/>
                  <w:rtl w:val="0"/>
                  <w:rPrChange w:author="Javier Pagalo" w:id="10" w:date="2020-03-23T07:49:55Z">
                    <w:rPr>
                      <w:sz w:val="24"/>
                      <w:szCs w:val="24"/>
                    </w:rPr>
                  </w:rPrChange>
                </w:rPr>
                <w:t xml:space="preserve"> en donde se han registrado casos de infectados por coronavirus para </w:t>
              </w:r>
              <w:r w:rsidDel="00000000" w:rsidR="00000000" w:rsidRPr="00000000">
                <w:rPr>
                  <w:sz w:val="28"/>
                  <w:szCs w:val="28"/>
                  <w:rtl w:val="0"/>
                  <w:rPrChange w:author="Javier Pagalo" w:id="10" w:date="2020-03-23T07:49:55Z">
                    <w:rPr>
                      <w:sz w:val="24"/>
                      <w:szCs w:val="24"/>
                    </w:rPr>
                  </w:rPrChange>
                </w:rPr>
                <w:t xml:space="preserve">así</w:t>
              </w:r>
              <w:r w:rsidDel="00000000" w:rsidR="00000000" w:rsidRPr="00000000">
                <w:rPr>
                  <w:sz w:val="28"/>
                  <w:szCs w:val="28"/>
                  <w:rtl w:val="0"/>
                  <w:rPrChange w:author="Javier Pagalo" w:id="10" w:date="2020-03-23T07:49:55Z">
                    <w:rPr>
                      <w:sz w:val="24"/>
                      <w:szCs w:val="24"/>
                    </w:rPr>
                  </w:rPrChange>
                </w:rPr>
                <w:t xml:space="preserve"> </w:t>
              </w:r>
              <w:r w:rsidDel="00000000" w:rsidR="00000000" w:rsidRPr="00000000">
                <w:rPr>
                  <w:sz w:val="28"/>
                  <w:szCs w:val="28"/>
                  <w:rtl w:val="0"/>
                  <w:rPrChange w:author="Javier Pagalo" w:id="10" w:date="2020-03-23T07:49:55Z">
                    <w:rPr>
                      <w:sz w:val="24"/>
                      <w:szCs w:val="24"/>
                    </w:rPr>
                  </w:rPrChange>
                </w:rPr>
                <w:t xml:space="preserve">controlar o advertir la </w:t>
              </w:r>
              <w:r w:rsidDel="00000000" w:rsidR="00000000" w:rsidRPr="00000000">
                <w:rPr>
                  <w:sz w:val="28"/>
                  <w:szCs w:val="28"/>
                  <w:rtl w:val="0"/>
                  <w:rPrChange w:author="Javier Pagalo" w:id="10" w:date="2020-03-23T07:49:55Z">
                    <w:rPr>
                      <w:sz w:val="24"/>
                      <w:szCs w:val="24"/>
                    </w:rPr>
                  </w:rPrChange>
                </w:rPr>
                <w:t xml:space="preserve">precaución</w:t>
              </w:r>
              <w:r w:rsidDel="00000000" w:rsidR="00000000" w:rsidRPr="00000000">
                <w:rPr>
                  <w:sz w:val="28"/>
                  <w:szCs w:val="28"/>
                  <w:rtl w:val="0"/>
                  <w:rPrChange w:author="Javier Pagalo" w:id="10" w:date="2020-03-23T07:49:55Z">
                    <w:rPr>
                      <w:sz w:val="24"/>
                      <w:szCs w:val="24"/>
                    </w:rPr>
                  </w:rPrChange>
                </w:rPr>
                <w:t xml:space="preserve"> </w:t>
              </w:r>
              <w:r w:rsidDel="00000000" w:rsidR="00000000" w:rsidRPr="00000000">
                <w:rPr>
                  <w:sz w:val="28"/>
                  <w:szCs w:val="28"/>
                  <w:rtl w:val="0"/>
                  <w:rPrChange w:author="Javier Pagalo" w:id="10" w:date="2020-03-23T07:49:55Z">
                    <w:rPr>
                      <w:sz w:val="24"/>
                      <w:szCs w:val="24"/>
                    </w:rPr>
                  </w:rPrChange>
                </w:rPr>
                <w:t xml:space="preserve">que se debe tener al el momento de acercarse a dichos sitios.</w:t>
              </w:r>
            </w:ins>
          </w:p>
          <w:p w:rsidR="00000000" w:rsidDel="00000000" w:rsidP="00000000" w:rsidRDefault="00000000" w:rsidRPr="00000000" w14:paraId="0000002D">
            <w:pPr>
              <w:widowControl w:val="0"/>
              <w:spacing w:line="240" w:lineRule="auto"/>
              <w:jc w:val="both"/>
              <w:rPr>
                <w:ins w:author="Javier Pagalo" w:id="9" w:date="2020-03-23T07:45:58Z"/>
                <w:sz w:val="28"/>
                <w:szCs w:val="28"/>
                <w:rPrChange w:author="Javier Pagalo" w:id="10" w:date="2020-03-23T07:49:55Z">
                  <w:rPr>
                    <w:sz w:val="24"/>
                    <w:szCs w:val="24"/>
                  </w:rPr>
                </w:rPrChange>
              </w:rPr>
            </w:pPr>
            <w:ins w:author="Javier Pagalo" w:id="9" w:date="2020-03-23T07:45:58Z">
              <w:r w:rsidDel="00000000" w:rsidR="00000000" w:rsidRPr="00000000">
                <w:rPr>
                  <w:rtl w:val="0"/>
                </w:rPr>
              </w:r>
            </w:ins>
          </w:p>
          <w:p w:rsidR="00000000" w:rsidDel="00000000" w:rsidP="00000000" w:rsidRDefault="00000000" w:rsidRPr="00000000" w14:paraId="0000002E">
            <w:pPr>
              <w:widowControl w:val="0"/>
              <w:spacing w:line="240" w:lineRule="auto"/>
              <w:jc w:val="both"/>
              <w:rPr>
                <w:sz w:val="28"/>
                <w:szCs w:val="28"/>
                <w:rPrChange w:author="Javier Pagalo" w:id="10" w:date="2020-03-23T07:49:55Z">
                  <w:rPr>
                    <w:sz w:val="24"/>
                    <w:szCs w:val="24"/>
                  </w:rPr>
                </w:rPrChange>
              </w:rPr>
              <w:pPrChange w:author="Javier Pagalo" w:id="0" w:date="2020-03-23T07:46:19Z">
                <w:pPr>
                  <w:widowControl w:val="0"/>
                  <w:spacing w:line="240" w:lineRule="auto"/>
                </w:pPr>
              </w:pPrChange>
            </w:pPr>
            <w:ins w:author="Javier Pagalo" w:id="9" w:date="2020-03-23T07:45:58Z">
              <w:r w:rsidDel="00000000" w:rsidR="00000000" w:rsidRPr="00000000">
                <w:rPr>
                  <w:sz w:val="28"/>
                  <w:szCs w:val="28"/>
                  <w:rtl w:val="0"/>
                  <w:rPrChange w:author="Javier Pagalo" w:id="10" w:date="2020-03-23T07:49:55Z">
                    <w:rPr>
                      <w:sz w:val="24"/>
                      <w:szCs w:val="24"/>
                    </w:rPr>
                  </w:rPrChange>
                </w:rPr>
                <w:t xml:space="preserve">El mapa usa </w:t>
              </w:r>
              <w:r w:rsidDel="00000000" w:rsidR="00000000" w:rsidRPr="00000000">
                <w:rPr>
                  <w:sz w:val="28"/>
                  <w:szCs w:val="28"/>
                  <w:rtl w:val="0"/>
                  <w:rPrChange w:author="Javier Pagalo" w:id="10" w:date="2020-03-23T07:49:55Z">
                    <w:rPr>
                      <w:sz w:val="24"/>
                      <w:szCs w:val="24"/>
                    </w:rPr>
                  </w:rPrChange>
                </w:rPr>
                <w:t xml:space="preserve">tecnologías</w:t>
              </w:r>
              <w:r w:rsidDel="00000000" w:rsidR="00000000" w:rsidRPr="00000000">
                <w:rPr>
                  <w:sz w:val="28"/>
                  <w:szCs w:val="28"/>
                  <w:rtl w:val="0"/>
                  <w:rPrChange w:author="Javier Pagalo" w:id="10" w:date="2020-03-23T07:49:55Z">
                    <w:rPr>
                      <w:sz w:val="24"/>
                      <w:szCs w:val="24"/>
                    </w:rPr>
                  </w:rPrChange>
                </w:rPr>
                <w:t xml:space="preserve"> de google y se va actualizando en tiempo real conforme se vayan registrando casos.</w:t>
              </w:r>
            </w:ins>
            <w:r w:rsidDel="00000000" w:rsidR="00000000" w:rsidRPr="00000000">
              <w:rPr>
                <w:rtl w:val="0"/>
              </w:rPr>
            </w:r>
          </w:p>
        </w:tc>
      </w:tr>
    </w:tbl>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Pr>
              <w:drawing>
                <wp:inline distB="114300" distT="114300" distL="114300" distR="114300">
                  <wp:extent cx="2724150" cy="48387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ins w:author="Javier Pagalo" w:id="12" w:date="2020-03-23T07:55:45Z"/>
                <w:sz w:val="24"/>
                <w:szCs w:val="24"/>
              </w:rPr>
            </w:pPr>
            <w:ins w:author="Javier Pagalo" w:id="12" w:date="2020-03-23T07:55:45Z">
              <w:r w:rsidDel="00000000" w:rsidR="00000000" w:rsidRPr="00000000">
                <w:rPr>
                  <w:sz w:val="24"/>
                  <w:szCs w:val="24"/>
                  <w:rtl w:val="0"/>
                </w:rPr>
                <w:t xml:space="preserve">Mapa de centros de salud</w:t>
              </w:r>
            </w:ins>
          </w:p>
          <w:p w:rsidR="00000000" w:rsidDel="00000000" w:rsidP="00000000" w:rsidRDefault="00000000" w:rsidRPr="00000000" w14:paraId="00000033">
            <w:pPr>
              <w:widowControl w:val="0"/>
              <w:spacing w:line="240" w:lineRule="auto"/>
              <w:rPr>
                <w:ins w:author="Javier Pagalo" w:id="12" w:date="2020-03-23T07:55:45Z"/>
                <w:sz w:val="24"/>
                <w:szCs w:val="24"/>
              </w:rPr>
            </w:pPr>
            <w:ins w:author="Javier Pagalo" w:id="12" w:date="2020-03-23T07:55:45Z">
              <w:r w:rsidDel="00000000" w:rsidR="00000000" w:rsidRPr="00000000">
                <w:rPr>
                  <w:rtl w:val="0"/>
                </w:rPr>
              </w:r>
            </w:ins>
          </w:p>
          <w:p w:rsidR="00000000" w:rsidDel="00000000" w:rsidP="00000000" w:rsidRDefault="00000000" w:rsidRPr="00000000" w14:paraId="00000034">
            <w:pPr>
              <w:widowControl w:val="0"/>
              <w:spacing w:line="240" w:lineRule="auto"/>
              <w:jc w:val="both"/>
              <w:rPr>
                <w:ins w:author="Javier Pagalo" w:id="12" w:date="2020-03-23T07:55:45Z"/>
                <w:sz w:val="28"/>
                <w:szCs w:val="28"/>
                <w:rPrChange w:author="Javier Pagalo" w:id="13" w:date="2020-03-23T07:56:39Z">
                  <w:rPr>
                    <w:sz w:val="24"/>
                    <w:szCs w:val="24"/>
                  </w:rPr>
                </w:rPrChange>
              </w:rPr>
            </w:pPr>
            <w:ins w:author="Javier Pagalo" w:id="12" w:date="2020-03-23T07:55:45Z">
              <w:r w:rsidDel="00000000" w:rsidR="00000000" w:rsidRPr="00000000">
                <w:rPr>
                  <w:sz w:val="28"/>
                  <w:szCs w:val="28"/>
                  <w:rtl w:val="0"/>
                  <w:rPrChange w:author="Javier Pagalo" w:id="13" w:date="2020-03-23T07:56:39Z">
                    <w:rPr>
                      <w:sz w:val="24"/>
                      <w:szCs w:val="24"/>
                    </w:rPr>
                  </w:rPrChange>
                </w:rPr>
                <w:t xml:space="preserve">Este mapa permite al usuario observar los centros de salud </w:t>
              </w:r>
              <w:r w:rsidDel="00000000" w:rsidR="00000000" w:rsidRPr="00000000">
                <w:rPr>
                  <w:sz w:val="28"/>
                  <w:szCs w:val="28"/>
                  <w:rtl w:val="0"/>
                  <w:rPrChange w:author="Javier Pagalo" w:id="13" w:date="2020-03-23T07:56:39Z">
                    <w:rPr>
                      <w:sz w:val="24"/>
                      <w:szCs w:val="24"/>
                    </w:rPr>
                  </w:rPrChange>
                </w:rPr>
                <w:t xml:space="preserve">más</w:t>
              </w:r>
              <w:r w:rsidDel="00000000" w:rsidR="00000000" w:rsidRPr="00000000">
                <w:rPr>
                  <w:sz w:val="28"/>
                  <w:szCs w:val="28"/>
                  <w:rtl w:val="0"/>
                  <w:rPrChange w:author="Javier Pagalo" w:id="13" w:date="2020-03-23T07:56:39Z">
                    <w:rPr>
                      <w:sz w:val="24"/>
                      <w:szCs w:val="24"/>
                    </w:rPr>
                  </w:rPrChange>
                </w:rPr>
                <w:t xml:space="preserve"> cercanos a su </w:t>
              </w:r>
              <w:r w:rsidDel="00000000" w:rsidR="00000000" w:rsidRPr="00000000">
                <w:rPr>
                  <w:sz w:val="28"/>
                  <w:szCs w:val="28"/>
                  <w:rtl w:val="0"/>
                  <w:rPrChange w:author="Javier Pagalo" w:id="13" w:date="2020-03-23T07:56:39Z">
                    <w:rPr>
                      <w:sz w:val="24"/>
                      <w:szCs w:val="24"/>
                    </w:rPr>
                  </w:rPrChange>
                </w:rPr>
                <w:t xml:space="preserve">ubicación.</w:t>
              </w:r>
            </w:ins>
          </w:p>
          <w:p w:rsidR="00000000" w:rsidDel="00000000" w:rsidP="00000000" w:rsidRDefault="00000000" w:rsidRPr="00000000" w14:paraId="00000035">
            <w:pPr>
              <w:widowControl w:val="0"/>
              <w:spacing w:line="240" w:lineRule="auto"/>
              <w:jc w:val="both"/>
              <w:rPr>
                <w:sz w:val="28"/>
                <w:szCs w:val="28"/>
                <w:rPrChange w:author="Javier Pagalo" w:id="13" w:date="2020-03-23T07:56:39Z">
                  <w:rPr>
                    <w:sz w:val="24"/>
                    <w:szCs w:val="24"/>
                  </w:rPr>
                </w:rPrChange>
              </w:rPr>
              <w:pPrChange w:author="Javier Pagalo" w:id="0" w:date="2020-03-23T07:56:39Z">
                <w:pPr>
                  <w:widowControl w:val="0"/>
                  <w:spacing w:line="240" w:lineRule="auto"/>
                </w:pPr>
              </w:pPrChange>
            </w:pPr>
            <w:ins w:author="Javier Pagalo" w:id="12" w:date="2020-03-23T07:55:45Z">
              <w:r w:rsidDel="00000000" w:rsidR="00000000" w:rsidRPr="00000000">
                <w:rPr>
                  <w:sz w:val="28"/>
                  <w:szCs w:val="28"/>
                  <w:rtl w:val="0"/>
                  <w:rPrChange w:author="Javier Pagalo" w:id="13" w:date="2020-03-23T07:56:39Z">
                    <w:rPr>
                      <w:sz w:val="24"/>
                      <w:szCs w:val="24"/>
                    </w:rPr>
                  </w:rPrChange>
                </w:rPr>
                <w:t xml:space="preserve">También</w:t>
              </w:r>
              <w:r w:rsidDel="00000000" w:rsidR="00000000" w:rsidRPr="00000000">
                <w:rPr>
                  <w:sz w:val="28"/>
                  <w:szCs w:val="28"/>
                  <w:rtl w:val="0"/>
                  <w:rPrChange w:author="Javier Pagalo" w:id="13" w:date="2020-03-23T07:56:39Z">
                    <w:rPr>
                      <w:sz w:val="24"/>
                      <w:szCs w:val="24"/>
                    </w:rPr>
                  </w:rPrChange>
                </w:rPr>
                <w:t xml:space="preserve"> usa tecnologías de google.</w:t>
              </w:r>
            </w:ins>
            <w:r w:rsidDel="00000000" w:rsidR="00000000" w:rsidRPr="00000000">
              <w:rPr>
                <w:rtl w:val="0"/>
              </w:rPr>
            </w:r>
          </w:p>
        </w:tc>
      </w:tr>
    </w:tbl>
    <w:p w:rsidR="00000000" w:rsidDel="00000000" w:rsidP="00000000" w:rsidRDefault="00000000" w:rsidRPr="00000000" w14:paraId="00000036">
      <w:pPr>
        <w:spacing w:line="360" w:lineRule="auto"/>
        <w:rPr>
          <w:sz w:val="24"/>
          <w:szCs w:val="24"/>
        </w:rPr>
      </w:pPr>
      <w:r w:rsidDel="00000000" w:rsidR="00000000" w:rsidRPr="00000000">
        <w:rPr>
          <w:rtl w:val="0"/>
        </w:rPr>
      </w:r>
    </w:p>
    <w:p w:rsidR="00000000" w:rsidDel="00000000" w:rsidP="00000000" w:rsidRDefault="00000000" w:rsidRPr="00000000" w14:paraId="00000037">
      <w:pPr>
        <w:spacing w:line="360" w:lineRule="auto"/>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Pr>
              <w:drawing>
                <wp:inline distB="114300" distT="114300" distL="114300" distR="114300">
                  <wp:extent cx="2724150" cy="4838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ins w:author="Javier Pagalo" w:id="14" w:date="2020-03-23T07:57:07Z"/>
                <w:sz w:val="24"/>
                <w:szCs w:val="24"/>
              </w:rPr>
            </w:pPr>
            <w:ins w:author="Javier Pagalo" w:id="14" w:date="2020-03-23T07:57:07Z">
              <w:r w:rsidDel="00000000" w:rsidR="00000000" w:rsidRPr="00000000">
                <w:rPr>
                  <w:sz w:val="24"/>
                  <w:szCs w:val="24"/>
                  <w:rtl w:val="0"/>
                </w:rPr>
                <w:t xml:space="preserve">Control  Diario</w:t>
              </w:r>
            </w:ins>
          </w:p>
          <w:p w:rsidR="00000000" w:rsidDel="00000000" w:rsidP="00000000" w:rsidRDefault="00000000" w:rsidRPr="00000000" w14:paraId="0000003A">
            <w:pPr>
              <w:widowControl w:val="0"/>
              <w:spacing w:line="240" w:lineRule="auto"/>
              <w:jc w:val="center"/>
              <w:rPr>
                <w:ins w:author="Javier Pagalo" w:id="14" w:date="2020-03-23T07:57:07Z"/>
                <w:sz w:val="24"/>
                <w:szCs w:val="24"/>
              </w:rPr>
            </w:pPr>
            <w:ins w:author="Javier Pagalo" w:id="14" w:date="2020-03-23T07:57:07Z">
              <w:r w:rsidDel="00000000" w:rsidR="00000000" w:rsidRPr="00000000">
                <w:rPr>
                  <w:rtl w:val="0"/>
                </w:rPr>
              </w:r>
            </w:ins>
          </w:p>
          <w:p w:rsidR="00000000" w:rsidDel="00000000" w:rsidP="00000000" w:rsidRDefault="00000000" w:rsidRPr="00000000" w14:paraId="0000003B">
            <w:pPr>
              <w:widowControl w:val="0"/>
              <w:spacing w:line="240" w:lineRule="auto"/>
              <w:jc w:val="both"/>
              <w:rPr>
                <w:ins w:author="Javier Pagalo" w:id="14" w:date="2020-03-23T07:57:07Z"/>
                <w:sz w:val="28"/>
                <w:szCs w:val="28"/>
                <w:rPrChange w:author="Javier Pagalo" w:id="15" w:date="2020-03-23T08:11:33Z">
                  <w:rPr>
                    <w:sz w:val="24"/>
                    <w:szCs w:val="24"/>
                  </w:rPr>
                </w:rPrChange>
              </w:rPr>
            </w:pPr>
            <w:ins w:author="Javier Pagalo" w:id="14" w:date="2020-03-23T07:57:07Z">
              <w:r w:rsidDel="00000000" w:rsidR="00000000" w:rsidRPr="00000000">
                <w:rPr>
                  <w:sz w:val="28"/>
                  <w:szCs w:val="28"/>
                  <w:rtl w:val="0"/>
                  <w:rPrChange w:author="Javier Pagalo" w:id="15" w:date="2020-03-23T08:11:33Z">
                    <w:rPr>
                      <w:sz w:val="24"/>
                      <w:szCs w:val="24"/>
                    </w:rPr>
                  </w:rPrChange>
                </w:rPr>
                <w:t xml:space="preserve">La interfaz de control diario permite el seguimiento del desarrollo de los </w:t>
              </w:r>
              <w:r w:rsidDel="00000000" w:rsidR="00000000" w:rsidRPr="00000000">
                <w:rPr>
                  <w:sz w:val="28"/>
                  <w:szCs w:val="28"/>
                  <w:rtl w:val="0"/>
                  <w:rPrChange w:author="Javier Pagalo" w:id="15" w:date="2020-03-23T08:11:33Z">
                    <w:rPr>
                      <w:sz w:val="24"/>
                      <w:szCs w:val="24"/>
                    </w:rPr>
                  </w:rPrChange>
                </w:rPr>
                <w:t xml:space="preserve">síntomas</w:t>
              </w:r>
              <w:r w:rsidDel="00000000" w:rsidR="00000000" w:rsidRPr="00000000">
                <w:rPr>
                  <w:sz w:val="28"/>
                  <w:szCs w:val="28"/>
                  <w:rtl w:val="0"/>
                  <w:rPrChange w:author="Javier Pagalo" w:id="15" w:date="2020-03-23T08:11:33Z">
                    <w:rPr>
                      <w:sz w:val="24"/>
                      <w:szCs w:val="24"/>
                    </w:rPr>
                  </w:rPrChange>
                </w:rPr>
                <w:t xml:space="preserve"> </w:t>
              </w:r>
              <w:r w:rsidDel="00000000" w:rsidR="00000000" w:rsidRPr="00000000">
                <w:rPr>
                  <w:sz w:val="28"/>
                  <w:szCs w:val="28"/>
                  <w:rtl w:val="0"/>
                  <w:rPrChange w:author="Javier Pagalo" w:id="15" w:date="2020-03-23T08:11:33Z">
                    <w:rPr>
                      <w:sz w:val="24"/>
                      <w:szCs w:val="24"/>
                    </w:rPr>
                  </w:rPrChange>
                </w:rPr>
                <w:t xml:space="preserve">del usuario.</w:t>
              </w:r>
            </w:ins>
          </w:p>
          <w:p w:rsidR="00000000" w:rsidDel="00000000" w:rsidP="00000000" w:rsidRDefault="00000000" w:rsidRPr="00000000" w14:paraId="0000003C">
            <w:pPr>
              <w:widowControl w:val="0"/>
              <w:spacing w:line="240" w:lineRule="auto"/>
              <w:jc w:val="both"/>
              <w:rPr>
                <w:ins w:author="Javier Pagalo" w:id="14" w:date="2020-03-23T07:57:07Z"/>
                <w:sz w:val="28"/>
                <w:szCs w:val="28"/>
                <w:rPrChange w:author="Javier Pagalo" w:id="15" w:date="2020-03-23T08:11:33Z">
                  <w:rPr>
                    <w:sz w:val="24"/>
                    <w:szCs w:val="24"/>
                  </w:rPr>
                </w:rPrChange>
              </w:rPr>
            </w:pPr>
            <w:ins w:author="Javier Pagalo" w:id="14" w:date="2020-03-23T07:57:07Z">
              <w:r w:rsidDel="00000000" w:rsidR="00000000" w:rsidRPr="00000000">
                <w:rPr>
                  <w:rtl w:val="0"/>
                </w:rPr>
              </w:r>
            </w:ins>
          </w:p>
          <w:p w:rsidR="00000000" w:rsidDel="00000000" w:rsidP="00000000" w:rsidRDefault="00000000" w:rsidRPr="00000000" w14:paraId="0000003D">
            <w:pPr>
              <w:widowControl w:val="0"/>
              <w:spacing w:line="240" w:lineRule="auto"/>
              <w:jc w:val="both"/>
              <w:rPr>
                <w:ins w:author="Javier Pagalo" w:id="14" w:date="2020-03-23T07:57:07Z"/>
                <w:sz w:val="28"/>
                <w:szCs w:val="28"/>
                <w:rPrChange w:author="Javier Pagalo" w:id="15" w:date="2020-03-23T08:11:33Z">
                  <w:rPr>
                    <w:sz w:val="24"/>
                    <w:szCs w:val="24"/>
                  </w:rPr>
                </w:rPrChange>
              </w:rPr>
            </w:pPr>
            <w:ins w:author="Javier Pagalo" w:id="14" w:date="2020-03-23T07:57:07Z">
              <w:r w:rsidDel="00000000" w:rsidR="00000000" w:rsidRPr="00000000">
                <w:rPr>
                  <w:sz w:val="28"/>
                  <w:szCs w:val="28"/>
                  <w:rtl w:val="0"/>
                  <w:rPrChange w:author="Javier Pagalo" w:id="15" w:date="2020-03-23T08:11:33Z">
                    <w:rPr>
                      <w:sz w:val="24"/>
                      <w:szCs w:val="24"/>
                    </w:rPr>
                  </w:rPrChange>
                </w:rPr>
                <w:t xml:space="preserve">Básicamente</w:t>
              </w:r>
              <w:r w:rsidDel="00000000" w:rsidR="00000000" w:rsidRPr="00000000">
                <w:rPr>
                  <w:sz w:val="28"/>
                  <w:szCs w:val="28"/>
                  <w:rtl w:val="0"/>
                  <w:rPrChange w:author="Javier Pagalo" w:id="15" w:date="2020-03-23T08:11:33Z">
                    <w:rPr>
                      <w:sz w:val="24"/>
                      <w:szCs w:val="24"/>
                    </w:rPr>
                  </w:rPrChange>
                </w:rPr>
                <w:t xml:space="preserve"> </w:t>
              </w:r>
              <w:r w:rsidDel="00000000" w:rsidR="00000000" w:rsidRPr="00000000">
                <w:rPr>
                  <w:sz w:val="28"/>
                  <w:szCs w:val="28"/>
                  <w:rtl w:val="0"/>
                  <w:rPrChange w:author="Javier Pagalo" w:id="15" w:date="2020-03-23T08:11:33Z">
                    <w:rPr>
                      <w:sz w:val="24"/>
                      <w:szCs w:val="24"/>
                    </w:rPr>
                  </w:rPrChange>
                </w:rPr>
                <w:t xml:space="preserve">considera la temperatura corporal, la intensidad del </w:t>
              </w:r>
              <w:r w:rsidDel="00000000" w:rsidR="00000000" w:rsidRPr="00000000">
                <w:rPr>
                  <w:sz w:val="28"/>
                  <w:szCs w:val="28"/>
                  <w:rtl w:val="0"/>
                  <w:rPrChange w:author="Javier Pagalo" w:id="15" w:date="2020-03-23T08:11:33Z">
                    <w:rPr>
                      <w:sz w:val="24"/>
                      <w:szCs w:val="24"/>
                    </w:rPr>
                  </w:rPrChange>
                </w:rPr>
                <w:t xml:space="preserve">tocido</w:t>
              </w:r>
              <w:r w:rsidDel="00000000" w:rsidR="00000000" w:rsidRPr="00000000">
                <w:rPr>
                  <w:sz w:val="28"/>
                  <w:szCs w:val="28"/>
                  <w:rtl w:val="0"/>
                  <w:rPrChange w:author="Javier Pagalo" w:id="15" w:date="2020-03-23T08:11:33Z">
                    <w:rPr>
                      <w:sz w:val="24"/>
                      <w:szCs w:val="24"/>
                    </w:rPr>
                  </w:rPrChange>
                </w:rPr>
                <w:t xml:space="preserve"> y los </w:t>
              </w:r>
              <w:r w:rsidDel="00000000" w:rsidR="00000000" w:rsidRPr="00000000">
                <w:rPr>
                  <w:sz w:val="28"/>
                  <w:szCs w:val="28"/>
                  <w:rtl w:val="0"/>
                  <w:rPrChange w:author="Javier Pagalo" w:id="15" w:date="2020-03-23T08:11:33Z">
                    <w:rPr>
                      <w:sz w:val="24"/>
                      <w:szCs w:val="24"/>
                    </w:rPr>
                  </w:rPrChange>
                </w:rPr>
                <w:t xml:space="preserve">síntomas</w:t>
              </w:r>
              <w:r w:rsidDel="00000000" w:rsidR="00000000" w:rsidRPr="00000000">
                <w:rPr>
                  <w:sz w:val="28"/>
                  <w:szCs w:val="28"/>
                  <w:rtl w:val="0"/>
                  <w:rPrChange w:author="Javier Pagalo" w:id="15" w:date="2020-03-23T08:11:33Z">
                    <w:rPr>
                      <w:sz w:val="24"/>
                      <w:szCs w:val="24"/>
                    </w:rPr>
                  </w:rPrChange>
                </w:rPr>
                <w:t xml:space="preserve"> </w:t>
              </w:r>
              <w:r w:rsidDel="00000000" w:rsidR="00000000" w:rsidRPr="00000000">
                <w:rPr>
                  <w:sz w:val="28"/>
                  <w:szCs w:val="28"/>
                  <w:rtl w:val="0"/>
                  <w:rPrChange w:author="Javier Pagalo" w:id="15" w:date="2020-03-23T08:11:33Z">
                    <w:rPr>
                      <w:sz w:val="24"/>
                      <w:szCs w:val="24"/>
                    </w:rPr>
                  </w:rPrChange>
                </w:rPr>
                <w:t xml:space="preserve">básicos de la infección.</w:t>
              </w:r>
            </w:ins>
          </w:p>
          <w:p w:rsidR="00000000" w:rsidDel="00000000" w:rsidP="00000000" w:rsidRDefault="00000000" w:rsidRPr="00000000" w14:paraId="0000003E">
            <w:pPr>
              <w:widowControl w:val="0"/>
              <w:spacing w:line="240" w:lineRule="auto"/>
              <w:jc w:val="both"/>
              <w:rPr>
                <w:ins w:author="Javier Pagalo" w:id="14" w:date="2020-03-23T07:57:07Z"/>
                <w:sz w:val="28"/>
                <w:szCs w:val="28"/>
                <w:rPrChange w:author="Javier Pagalo" w:id="15" w:date="2020-03-23T08:11:33Z">
                  <w:rPr>
                    <w:sz w:val="24"/>
                    <w:szCs w:val="24"/>
                  </w:rPr>
                </w:rPrChange>
              </w:rPr>
            </w:pPr>
            <w:ins w:author="Javier Pagalo" w:id="14" w:date="2020-03-23T07:57:07Z">
              <w:r w:rsidDel="00000000" w:rsidR="00000000" w:rsidRPr="00000000">
                <w:rPr>
                  <w:rtl w:val="0"/>
                </w:rPr>
              </w:r>
            </w:ins>
          </w:p>
          <w:p w:rsidR="00000000" w:rsidDel="00000000" w:rsidP="00000000" w:rsidRDefault="00000000" w:rsidRPr="00000000" w14:paraId="0000003F">
            <w:pPr>
              <w:widowControl w:val="0"/>
              <w:spacing w:line="240" w:lineRule="auto"/>
              <w:jc w:val="both"/>
              <w:rPr>
                <w:sz w:val="28"/>
                <w:szCs w:val="28"/>
                <w:rPrChange w:author="Javier Pagalo" w:id="15" w:date="2020-03-23T08:11:33Z">
                  <w:rPr>
                    <w:sz w:val="24"/>
                    <w:szCs w:val="24"/>
                  </w:rPr>
                </w:rPrChange>
              </w:rPr>
              <w:pPrChange w:author="Javier Pagalo" w:id="0" w:date="2020-03-23T08:11:33Z">
                <w:pPr>
                  <w:widowControl w:val="0"/>
                  <w:spacing w:line="240" w:lineRule="auto"/>
                </w:pPr>
              </w:pPrChange>
            </w:pPr>
            <w:ins w:author="Javier Pagalo" w:id="14" w:date="2020-03-23T07:57:07Z">
              <w:r w:rsidDel="00000000" w:rsidR="00000000" w:rsidRPr="00000000">
                <w:rPr>
                  <w:sz w:val="28"/>
                  <w:szCs w:val="28"/>
                  <w:rtl w:val="0"/>
                  <w:rPrChange w:author="Javier Pagalo" w:id="15" w:date="2020-03-23T08:11:33Z">
                    <w:rPr>
                      <w:sz w:val="24"/>
                      <w:szCs w:val="24"/>
                    </w:rPr>
                  </w:rPrChange>
                </w:rPr>
                <w:t xml:space="preserve">El usuario debe colocar tales datos, los mismos que se guardaran en su base de datos respectiva.</w:t>
              </w:r>
            </w:ins>
            <w:r w:rsidDel="00000000" w:rsidR="00000000" w:rsidRPr="00000000">
              <w:rPr>
                <w:rtl w:val="0"/>
              </w:rPr>
            </w:r>
          </w:p>
        </w:tc>
      </w:tr>
    </w:tbl>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spacing w:line="360" w:lineRule="auto"/>
        <w:rPr>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Pr>
              <w:drawing>
                <wp:inline distB="114300" distT="114300" distL="114300" distR="114300">
                  <wp:extent cx="2724150" cy="46609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24150" cy="466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ins w:author="Javier Pagalo" w:id="16" w:date="2020-03-23T08:50:09Z"/>
                <w:b w:val="1"/>
                <w:sz w:val="36"/>
                <w:szCs w:val="36"/>
                <w:rPrChange w:author="Javier Pagalo" w:id="17" w:date="2020-03-23T08:50:26Z">
                  <w:rPr>
                    <w:sz w:val="24"/>
                    <w:szCs w:val="24"/>
                  </w:rPr>
                </w:rPrChange>
              </w:rPr>
            </w:pPr>
            <w:ins w:author="Javier Pagalo" w:id="16" w:date="2020-03-23T08:50:09Z">
              <w:r w:rsidDel="00000000" w:rsidR="00000000" w:rsidRPr="00000000">
                <w:rPr>
                  <w:b w:val="1"/>
                  <w:sz w:val="36"/>
                  <w:szCs w:val="36"/>
                  <w:rtl w:val="0"/>
                  <w:rPrChange w:author="Javier Pagalo" w:id="17" w:date="2020-03-23T08:50:26Z">
                    <w:rPr>
                      <w:sz w:val="24"/>
                      <w:szCs w:val="24"/>
                    </w:rPr>
                  </w:rPrChange>
                </w:rPr>
                <w:t xml:space="preserve">ChatBot</w:t>
              </w:r>
            </w:ins>
          </w:p>
          <w:p w:rsidR="00000000" w:rsidDel="00000000" w:rsidP="00000000" w:rsidRDefault="00000000" w:rsidRPr="00000000" w14:paraId="00000044">
            <w:pPr>
              <w:widowControl w:val="0"/>
              <w:spacing w:line="240" w:lineRule="auto"/>
              <w:jc w:val="center"/>
              <w:rPr>
                <w:ins w:author="Javier Pagalo" w:id="16" w:date="2020-03-23T08:50:09Z"/>
                <w:b w:val="1"/>
                <w:sz w:val="36"/>
                <w:szCs w:val="36"/>
                <w:rPrChange w:author="Javier Pagalo" w:id="17" w:date="2020-03-23T08:50:26Z">
                  <w:rPr>
                    <w:sz w:val="24"/>
                    <w:szCs w:val="24"/>
                  </w:rPr>
                </w:rPrChange>
              </w:rPr>
            </w:pPr>
            <w:ins w:author="Javier Pagalo" w:id="16" w:date="2020-03-23T08:50:09Z">
              <w:r w:rsidDel="00000000" w:rsidR="00000000" w:rsidRPr="00000000">
                <w:rPr>
                  <w:rtl w:val="0"/>
                </w:rPr>
              </w:r>
            </w:ins>
          </w:p>
          <w:p w:rsidR="00000000" w:rsidDel="00000000" w:rsidP="00000000" w:rsidRDefault="00000000" w:rsidRPr="00000000" w14:paraId="00000045">
            <w:pPr>
              <w:widowControl w:val="0"/>
              <w:spacing w:line="240" w:lineRule="auto"/>
              <w:jc w:val="both"/>
              <w:rPr>
                <w:ins w:author="Javier Pagalo" w:id="16" w:date="2020-03-23T08:50:09Z"/>
                <w:sz w:val="28"/>
                <w:szCs w:val="28"/>
                <w:rPrChange w:author="Javier Pagalo" w:id="17" w:date="2020-03-23T08:50:26Z">
                  <w:rPr>
                    <w:sz w:val="24"/>
                    <w:szCs w:val="24"/>
                  </w:rPr>
                </w:rPrChange>
              </w:rPr>
            </w:pPr>
            <w:ins w:author="Javier Pagalo" w:id="16" w:date="2020-03-23T08:50:09Z">
              <w:r w:rsidDel="00000000" w:rsidR="00000000" w:rsidRPr="00000000">
                <w:rPr>
                  <w:sz w:val="28"/>
                  <w:szCs w:val="28"/>
                  <w:rtl w:val="0"/>
                  <w:rPrChange w:author="Javier Pagalo" w:id="17" w:date="2020-03-23T08:50:26Z">
                    <w:rPr>
                      <w:sz w:val="24"/>
                      <w:szCs w:val="24"/>
                    </w:rPr>
                  </w:rPrChange>
                </w:rPr>
                <w:t xml:space="preserve">Espacio a</w:t>
              </w:r>
              <w:r w:rsidDel="00000000" w:rsidR="00000000" w:rsidRPr="00000000">
                <w:rPr>
                  <w:sz w:val="28"/>
                  <w:szCs w:val="28"/>
                  <w:rtl w:val="0"/>
                  <w:rPrChange w:author="Javier Pagalo" w:id="17" w:date="2020-03-23T08:50:26Z">
                    <w:rPr>
                      <w:sz w:val="24"/>
                      <w:szCs w:val="24"/>
                    </w:rPr>
                  </w:rPrChange>
                </w:rPr>
                <w:t xml:space="preserve"> </w:t>
              </w:r>
              <w:r w:rsidDel="00000000" w:rsidR="00000000" w:rsidRPr="00000000">
                <w:rPr>
                  <w:sz w:val="28"/>
                  <w:szCs w:val="28"/>
                  <w:rtl w:val="0"/>
                  <w:rPrChange w:author="Javier Pagalo" w:id="17" w:date="2020-03-23T08:50:26Z">
                    <w:rPr>
                      <w:sz w:val="24"/>
                      <w:szCs w:val="24"/>
                    </w:rPr>
                  </w:rPrChange>
                </w:rPr>
                <w:t xml:space="preserve">través</w:t>
              </w:r>
              <w:r w:rsidDel="00000000" w:rsidR="00000000" w:rsidRPr="00000000">
                <w:rPr>
                  <w:sz w:val="28"/>
                  <w:szCs w:val="28"/>
                  <w:rtl w:val="0"/>
                  <w:rPrChange w:author="Javier Pagalo" w:id="17" w:date="2020-03-23T08:50:26Z">
                    <w:rPr>
                      <w:sz w:val="24"/>
                      <w:szCs w:val="24"/>
                    </w:rPr>
                  </w:rPrChange>
                </w:rPr>
                <w:t xml:space="preserve"> </w:t>
              </w:r>
              <w:r w:rsidDel="00000000" w:rsidR="00000000" w:rsidRPr="00000000">
                <w:rPr>
                  <w:sz w:val="28"/>
                  <w:szCs w:val="28"/>
                  <w:rtl w:val="0"/>
                  <w:rPrChange w:author="Javier Pagalo" w:id="17" w:date="2020-03-23T08:50:26Z">
                    <w:rPr>
                      <w:sz w:val="24"/>
                      <w:szCs w:val="24"/>
                    </w:rPr>
                  </w:rPrChange>
                </w:rPr>
                <w:t xml:space="preserve">del cual el usuario puede seguir instrucciones preestablecidas para el control de sus </w:t>
              </w:r>
              <w:r w:rsidDel="00000000" w:rsidR="00000000" w:rsidRPr="00000000">
                <w:rPr>
                  <w:sz w:val="28"/>
                  <w:szCs w:val="28"/>
                  <w:rtl w:val="0"/>
                  <w:rPrChange w:author="Javier Pagalo" w:id="17" w:date="2020-03-23T08:50:26Z">
                    <w:rPr>
                      <w:sz w:val="24"/>
                      <w:szCs w:val="24"/>
                    </w:rPr>
                  </w:rPrChange>
                </w:rPr>
                <w:t xml:space="preserve">síntomas</w:t>
              </w:r>
              <w:r w:rsidDel="00000000" w:rsidR="00000000" w:rsidRPr="00000000">
                <w:rPr>
                  <w:sz w:val="28"/>
                  <w:szCs w:val="28"/>
                  <w:rtl w:val="0"/>
                  <w:rPrChange w:author="Javier Pagalo" w:id="17" w:date="2020-03-23T08:50:26Z">
                    <w:rPr>
                      <w:sz w:val="24"/>
                      <w:szCs w:val="24"/>
                    </w:rPr>
                  </w:rPrChange>
                </w:rPr>
                <w:t xml:space="preserve"> </w:t>
              </w:r>
              <w:r w:rsidDel="00000000" w:rsidR="00000000" w:rsidRPr="00000000">
                <w:rPr>
                  <w:sz w:val="28"/>
                  <w:szCs w:val="28"/>
                  <w:rtl w:val="0"/>
                  <w:rPrChange w:author="Javier Pagalo" w:id="17" w:date="2020-03-23T08:50:26Z">
                    <w:rPr>
                      <w:sz w:val="24"/>
                      <w:szCs w:val="24"/>
                    </w:rPr>
                  </w:rPrChange>
                </w:rPr>
                <w:t xml:space="preserve">o comunicarse directamente con un </w:t>
              </w:r>
              <w:r w:rsidDel="00000000" w:rsidR="00000000" w:rsidRPr="00000000">
                <w:rPr>
                  <w:sz w:val="28"/>
                  <w:szCs w:val="28"/>
                  <w:rtl w:val="0"/>
                  <w:rPrChange w:author="Javier Pagalo" w:id="17" w:date="2020-03-23T08:50:26Z">
                    <w:rPr>
                      <w:sz w:val="24"/>
                      <w:szCs w:val="24"/>
                    </w:rPr>
                  </w:rPrChange>
                </w:rPr>
                <w:t xml:space="preserve">médico</w:t>
              </w:r>
              <w:r w:rsidDel="00000000" w:rsidR="00000000" w:rsidRPr="00000000">
                <w:rPr>
                  <w:sz w:val="28"/>
                  <w:szCs w:val="28"/>
                  <w:rtl w:val="0"/>
                  <w:rPrChange w:author="Javier Pagalo" w:id="17" w:date="2020-03-23T08:50:26Z">
                    <w:rPr>
                      <w:sz w:val="24"/>
                      <w:szCs w:val="24"/>
                    </w:rPr>
                  </w:rPrChange>
                </w:rPr>
                <w:t xml:space="preserve">.  </w:t>
              </w:r>
            </w:ins>
          </w:p>
          <w:p w:rsidR="00000000" w:rsidDel="00000000" w:rsidP="00000000" w:rsidRDefault="00000000" w:rsidRPr="00000000" w14:paraId="00000046">
            <w:pPr>
              <w:widowControl w:val="0"/>
              <w:spacing w:line="240" w:lineRule="auto"/>
              <w:jc w:val="both"/>
              <w:rPr>
                <w:ins w:author="Javier Pagalo" w:id="16" w:date="2020-03-23T08:50:09Z"/>
                <w:sz w:val="28"/>
                <w:szCs w:val="28"/>
                <w:rPrChange w:author="Javier Pagalo" w:id="17" w:date="2020-03-23T08:50:26Z">
                  <w:rPr>
                    <w:sz w:val="24"/>
                    <w:szCs w:val="24"/>
                  </w:rPr>
                </w:rPrChange>
              </w:rPr>
            </w:pPr>
            <w:ins w:author="Javier Pagalo" w:id="16" w:date="2020-03-23T08:50:09Z">
              <w:r w:rsidDel="00000000" w:rsidR="00000000" w:rsidRPr="00000000">
                <w:rPr>
                  <w:rtl w:val="0"/>
                </w:rPr>
              </w:r>
            </w:ins>
          </w:p>
          <w:p w:rsidR="00000000" w:rsidDel="00000000" w:rsidP="00000000" w:rsidRDefault="00000000" w:rsidRPr="00000000" w14:paraId="00000047">
            <w:pPr>
              <w:widowControl w:val="0"/>
              <w:spacing w:line="240" w:lineRule="auto"/>
              <w:jc w:val="both"/>
              <w:rPr>
                <w:sz w:val="28"/>
                <w:szCs w:val="28"/>
                <w:rPrChange w:author="Javier Pagalo" w:id="17" w:date="2020-03-23T08:50:26Z">
                  <w:rPr>
                    <w:sz w:val="24"/>
                    <w:szCs w:val="24"/>
                  </w:rPr>
                </w:rPrChange>
              </w:rPr>
              <w:pPrChange w:author="Javier Pagalo" w:id="0" w:date="2020-03-23T08:50:16Z">
                <w:pPr>
                  <w:widowControl w:val="0"/>
                  <w:spacing w:line="240" w:lineRule="auto"/>
                </w:pPr>
              </w:pPrChange>
            </w:pPr>
            <w:ins w:author="Javier Pagalo" w:id="16" w:date="2020-03-23T08:50:09Z">
              <w:r w:rsidDel="00000000" w:rsidR="00000000" w:rsidRPr="00000000">
                <w:rPr>
                  <w:sz w:val="28"/>
                  <w:szCs w:val="28"/>
                  <w:rtl w:val="0"/>
                  <w:rPrChange w:author="Javier Pagalo" w:id="17" w:date="2020-03-23T08:50:26Z">
                    <w:rPr>
                      <w:sz w:val="24"/>
                      <w:szCs w:val="24"/>
                    </w:rPr>
                  </w:rPrChange>
                </w:rPr>
                <w:t xml:space="preserve">Al ser un bot, este funciona de manera </w:t>
              </w:r>
              <w:r w:rsidDel="00000000" w:rsidR="00000000" w:rsidRPr="00000000">
                <w:rPr>
                  <w:sz w:val="28"/>
                  <w:szCs w:val="28"/>
                  <w:rtl w:val="0"/>
                  <w:rPrChange w:author="Javier Pagalo" w:id="17" w:date="2020-03-23T08:50:26Z">
                    <w:rPr>
                      <w:sz w:val="24"/>
                      <w:szCs w:val="24"/>
                    </w:rPr>
                  </w:rPrChange>
                </w:rPr>
                <w:t xml:space="preserve">autónoma</w:t>
              </w:r>
              <w:r w:rsidDel="00000000" w:rsidR="00000000" w:rsidRPr="00000000">
                <w:rPr>
                  <w:sz w:val="28"/>
                  <w:szCs w:val="28"/>
                  <w:rtl w:val="0"/>
                  <w:rPrChange w:author="Javier Pagalo" w:id="17" w:date="2020-03-23T08:50:26Z">
                    <w:rPr>
                      <w:sz w:val="24"/>
                      <w:szCs w:val="24"/>
                    </w:rPr>
                  </w:rPrChange>
                </w:rPr>
                <w:t xml:space="preserve"> </w:t>
              </w:r>
              <w:r w:rsidDel="00000000" w:rsidR="00000000" w:rsidRPr="00000000">
                <w:rPr>
                  <w:sz w:val="28"/>
                  <w:szCs w:val="28"/>
                  <w:rtl w:val="0"/>
                  <w:rPrChange w:author="Javier Pagalo" w:id="17" w:date="2020-03-23T08:50:26Z">
                    <w:rPr>
                      <w:sz w:val="24"/>
                      <w:szCs w:val="24"/>
                    </w:rPr>
                  </w:rPrChange>
                </w:rPr>
                <w:t xml:space="preserve">con respuestas previamente ajustadas.</w:t>
              </w:r>
            </w:ins>
            <w:r w:rsidDel="00000000" w:rsidR="00000000" w:rsidRPr="00000000">
              <w:rPr>
                <w:rtl w:val="0"/>
              </w:rPr>
            </w:r>
          </w:p>
        </w:tc>
      </w:tr>
    </w:tbl>
    <w:p w:rsidR="00000000" w:rsidDel="00000000" w:rsidP="00000000" w:rsidRDefault="00000000" w:rsidRPr="00000000" w14:paraId="00000048">
      <w:pPr>
        <w:spacing w:line="360" w:lineRule="auto"/>
        <w:rPr>
          <w:sz w:val="24"/>
          <w:szCs w:val="24"/>
        </w:rPr>
      </w:pPr>
      <w:r w:rsidDel="00000000" w:rsidR="00000000" w:rsidRPr="00000000">
        <w:rPr>
          <w:rtl w:val="0"/>
        </w:rPr>
      </w:r>
    </w:p>
    <w:p w:rsidR="00000000" w:rsidDel="00000000" w:rsidP="00000000" w:rsidRDefault="00000000" w:rsidRPr="00000000" w14:paraId="00000049">
      <w:pPr>
        <w:spacing w:line="360" w:lineRule="auto"/>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724150" cy="48387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24150" cy="483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ns w:author="Javier Pagalo" w:id="19" w:date="2020-03-23T09:13:09Z"/>
                <w:sz w:val="36"/>
                <w:szCs w:val="36"/>
                <w:rPrChange w:author="Javier Pagalo" w:id="20" w:date="2020-03-23T09:13:20Z">
                  <w:rPr>
                    <w:sz w:val="24"/>
                    <w:szCs w:val="24"/>
                  </w:rPr>
                </w:rPrChange>
              </w:rPr>
            </w:pPr>
            <w:ins w:author="Javier Pagalo" w:id="19" w:date="2020-03-23T09:13:09Z">
              <w:r w:rsidDel="00000000" w:rsidR="00000000" w:rsidRPr="00000000">
                <w:rPr>
                  <w:sz w:val="36"/>
                  <w:szCs w:val="36"/>
                  <w:rtl w:val="0"/>
                  <w:rPrChange w:author="Javier Pagalo" w:id="20" w:date="2020-03-23T09:13:20Z">
                    <w:rPr>
                      <w:sz w:val="24"/>
                      <w:szCs w:val="24"/>
                    </w:rPr>
                  </w:rPrChange>
                </w:rPr>
                <w:t xml:space="preserve">Gráfico</w:t>
              </w:r>
              <w:r w:rsidDel="00000000" w:rsidR="00000000" w:rsidRPr="00000000">
                <w:rPr>
                  <w:sz w:val="36"/>
                  <w:szCs w:val="36"/>
                  <w:rtl w:val="0"/>
                  <w:rPrChange w:author="Javier Pagalo" w:id="20" w:date="2020-03-23T09:13:20Z">
                    <w:rPr>
                      <w:sz w:val="24"/>
                      <w:szCs w:val="24"/>
                    </w:rPr>
                  </w:rPrChange>
                </w:rPr>
                <w:t xml:space="preserve"> de </w:t>
              </w:r>
              <w:r w:rsidDel="00000000" w:rsidR="00000000" w:rsidRPr="00000000">
                <w:rPr>
                  <w:sz w:val="36"/>
                  <w:szCs w:val="36"/>
                  <w:rtl w:val="0"/>
                  <w:rPrChange w:author="Javier Pagalo" w:id="20" w:date="2020-03-23T09:13:20Z">
                    <w:rPr>
                      <w:sz w:val="24"/>
                      <w:szCs w:val="24"/>
                    </w:rPr>
                  </w:rPrChange>
                </w:rPr>
                <w:t xml:space="preserve">progreso</w:t>
              </w:r>
            </w:ins>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ns w:author="Javier Pagalo" w:id="19" w:date="2020-03-23T09:13:09Z"/>
                <w:sz w:val="36"/>
                <w:szCs w:val="36"/>
                <w:rPrChange w:author="Javier Pagalo" w:id="20" w:date="2020-03-23T09:13:20Z">
                  <w:rPr>
                    <w:sz w:val="24"/>
                    <w:szCs w:val="24"/>
                  </w:rPr>
                </w:rPrChange>
              </w:rPr>
            </w:pPr>
            <w:ins w:author="Javier Pagalo" w:id="19" w:date="2020-03-23T09:13:09Z">
              <w:r w:rsidDel="00000000" w:rsidR="00000000" w:rsidRPr="00000000">
                <w:rPr>
                  <w:rtl w:val="0"/>
                </w:rPr>
              </w:r>
            </w:ins>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Change w:author="Javier Pagalo" w:id="20" w:date="2020-03-23T09:13:20Z">
                  <w:rPr>
                    <w:sz w:val="24"/>
                    <w:szCs w:val="24"/>
                  </w:rPr>
                </w:rPrChange>
              </w:rPr>
              <w:pPrChange w:author="Javier Pagalo" w:id="0" w:date="2020-03-23T09:13:20Z">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ins w:author="Javier Pagalo" w:id="19" w:date="2020-03-23T09:13:09Z">
              <w:r w:rsidDel="00000000" w:rsidR="00000000" w:rsidRPr="00000000">
                <w:rPr>
                  <w:sz w:val="28"/>
                  <w:szCs w:val="28"/>
                  <w:rtl w:val="0"/>
                  <w:rPrChange w:author="Javier Pagalo" w:id="20" w:date="2020-03-23T09:13:20Z">
                    <w:rPr>
                      <w:sz w:val="24"/>
                      <w:szCs w:val="24"/>
                    </w:rPr>
                  </w:rPrChange>
                </w:rPr>
                <w:t xml:space="preserve">Muestra los gráficos que representan la relación con respecto al tiempo de la temperatura y la tos de acuerdo a los síntomas colocados en el registro diario. </w:t>
              </w:r>
            </w:ins>
            <w:r w:rsidDel="00000000" w:rsidR="00000000" w:rsidRPr="00000000">
              <w:rPr>
                <w:rtl w:val="0"/>
              </w:rPr>
            </w:r>
          </w:p>
        </w:tc>
      </w:tr>
    </w:tbl>
    <w:p w:rsidR="00000000" w:rsidDel="00000000" w:rsidP="00000000" w:rsidRDefault="00000000" w:rsidRPr="00000000" w14:paraId="0000004E">
      <w:pPr>
        <w:spacing w:line="360" w:lineRule="auto"/>
        <w:rP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724150" cy="44704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241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hyperlink r:id="rId16">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66">
      <w:pPr>
        <w:spacing w:line="360" w:lineRule="auto"/>
        <w:rPr>
          <w:sz w:val="24"/>
          <w:szCs w:val="24"/>
        </w:rPr>
      </w:pPr>
      <w:r w:rsidDel="00000000" w:rsidR="00000000" w:rsidRPr="00000000">
        <w:rPr>
          <w:rtl w:val="0"/>
        </w:rPr>
      </w:r>
    </w:p>
    <w:p w:rsidR="00000000" w:rsidDel="00000000" w:rsidP="00000000" w:rsidRDefault="00000000" w:rsidRPr="00000000" w14:paraId="00000067">
      <w:pPr>
        <w:spacing w:line="360" w:lineRule="auto"/>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hyperlink" Target="https://experience.arcgis.com/experience/50d6c4c5599a43f4bebf517daa3a97b6"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